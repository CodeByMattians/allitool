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 A"/>
      </w:pPr>
      <w:r>
        <w:rPr>
          <w:rStyle w:val="Nessuno A"/>
        </w:rPr>
        <w:drawing xmlns:a="http://schemas.openxmlformats.org/drawingml/2006/main">
          <wp:inline distT="0" distB="0" distL="0" distR="0">
            <wp:extent cx="3146968" cy="271274"/>
            <wp:effectExtent l="0" t="0" r="0" b="0"/>
            <wp:docPr id="1073741825" name="officeArt object" descr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 3" descr="Image 3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6968" cy="27127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orpo A"/>
      </w:pPr>
    </w:p>
    <w:p>
      <w:pPr>
        <w:pStyle w:val="Corpo A"/>
      </w:pPr>
    </w:p>
    <w:p>
      <w:pPr>
        <w:pStyle w:val="Corpo A"/>
      </w:pPr>
      <w:r>
        <w:rPr>
          <w:rFonts w:cs="Arial Unicode MS" w:eastAsia="Arial Unicode MS"/>
          <w:b w:val="1"/>
          <w:bCs w:val="1"/>
          <w:rtl w:val="0"/>
          <w:lang w:val="it-IT"/>
        </w:rPr>
        <w:t>Documento di consegna n</w:t>
      </w:r>
      <w:r>
        <w:rPr>
          <w:rFonts w:cs="Arial Unicode MS" w:eastAsia="Arial Unicode MS" w:hint="default"/>
          <w:b w:val="1"/>
          <w:bCs w:val="1"/>
          <w:rtl w:val="0"/>
          <w:lang w:val="it-IT"/>
        </w:rPr>
        <w:t>°</w:t>
      </w:r>
      <w:r>
        <w:rPr>
          <w:rFonts w:cs="Arial Unicode MS" w:eastAsia="Arial Unicode MS"/>
          <w:rtl w:val="0"/>
          <w:lang w:val="it-IT"/>
        </w:rPr>
        <w:t xml:space="preserve"> {d.nconsegna}</w:t>
      </w:r>
    </w:p>
    <w:p>
      <w:pPr>
        <w:pStyle w:val="Corpo A"/>
      </w:pPr>
    </w:p>
    <w:p>
      <w:pPr>
        <w:pStyle w:val="Corpo A"/>
      </w:pPr>
      <w:r>
        <w:rPr>
          <w:rFonts w:cs="Arial Unicode MS" w:eastAsia="Arial Unicode MS"/>
          <w:b w:val="1"/>
          <w:bCs w:val="1"/>
          <w:rtl w:val="0"/>
          <w:lang w:val="it-IT"/>
        </w:rPr>
        <w:t>Data documento</w:t>
      </w:r>
      <w:r>
        <w:rPr>
          <w:rFonts w:cs="Arial Unicode MS" w:eastAsia="Arial Unicode MS"/>
          <w:rtl w:val="0"/>
          <w:lang w:val="it-IT"/>
        </w:rPr>
        <w:t xml:space="preserve"> {d.data}</w:t>
      </w:r>
    </w:p>
    <w:p>
      <w:pPr>
        <w:pStyle w:val="Corpo A"/>
      </w:pPr>
    </w:p>
    <w:p>
      <w:pPr>
        <w:pStyle w:val="Corpo A"/>
        <w:rPr>
          <w:b w:val="1"/>
          <w:bCs w:val="1"/>
        </w:rPr>
      </w:pPr>
      <w:r>
        <w:rPr>
          <w:rFonts w:cs="Arial Unicode MS" w:eastAsia="Arial Unicode MS"/>
          <w:b w:val="1"/>
          <w:bCs w:val="1"/>
          <w:rtl w:val="0"/>
          <w:lang w:val="it-IT"/>
        </w:rPr>
        <w:t>Destinatario merci</w:t>
      </w:r>
    </w:p>
    <w:p>
      <w:pPr>
        <w:pStyle w:val="Corpo A"/>
      </w:pPr>
    </w:p>
    <w:p>
      <w:pPr>
        <w:pStyle w:val="Corpo A"/>
      </w:pPr>
      <w:r>
        <w:rPr>
          <w:rFonts w:cs="Arial Unicode MS" w:eastAsia="Arial Unicode MS"/>
          <w:rtl w:val="0"/>
          <w:lang w:val="it-IT"/>
        </w:rPr>
        <w:t>Allitude - {d.banca}</w:t>
      </w:r>
    </w:p>
    <w:p>
      <w:pPr>
        <w:pStyle w:val="Corpo A"/>
      </w:pPr>
      <w:r>
        <w:rPr>
          <w:rFonts w:cs="Arial Unicode MS" w:eastAsia="Arial Unicode MS"/>
          <w:rtl w:val="0"/>
          <w:lang w:val="it-IT"/>
        </w:rPr>
        <w:t>{d.indirizzo}</w:t>
      </w:r>
    </w:p>
    <w:p>
      <w:pPr>
        <w:pStyle w:val="Corpo A"/>
      </w:pPr>
    </w:p>
    <w:tbl>
      <w:tblPr>
        <w:tblW w:w="9303" w:type="dxa"/>
        <w:jc w:val="left"/>
        <w:tblInd w:w="43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2164"/>
        <w:gridCol w:w="3227"/>
        <w:gridCol w:w="2345"/>
        <w:gridCol w:w="1567"/>
      </w:tblGrid>
      <w:tr>
        <w:tblPrEx>
          <w:shd w:val="clear" w:color="auto" w:fill="cadfff"/>
        </w:tblPrEx>
        <w:trPr>
          <w:trHeight w:val="310" w:hRule="atLeast"/>
        </w:trPr>
        <w:tc>
          <w:tcPr>
            <w:tcW w:type="dxa" w:w="21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ile tabella 2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Materiale</w:t>
            </w:r>
          </w:p>
        </w:tc>
        <w:tc>
          <w:tcPr>
            <w:tcW w:type="dxa" w:w="32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ile tabella 2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Descrizione</w:t>
            </w:r>
          </w:p>
        </w:tc>
        <w:tc>
          <w:tcPr>
            <w:tcW w:type="dxa" w:w="23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ile tabella 2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Seriale</w:t>
            </w:r>
          </w:p>
        </w:tc>
        <w:tc>
          <w:tcPr>
            <w:tcW w:type="dxa" w:w="15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ile tabella 2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Quantit</w:t>
            </w:r>
            <w:r>
              <w:rPr>
                <w:shd w:val="nil" w:color="auto" w:fill="auto"/>
                <w:rtl w:val="0"/>
                <w:lang w:val="en-US"/>
              </w:rPr>
              <w:t>à</w:t>
            </w:r>
          </w:p>
        </w:tc>
      </w:tr>
      <w:tr>
        <w:tblPrEx>
          <w:shd w:val="clear" w:color="auto" w:fill="cadfff"/>
        </w:tblPrEx>
        <w:trPr>
          <w:trHeight w:val="736" w:hRule="atLeast"/>
        </w:trPr>
        <w:tc>
          <w:tcPr>
            <w:tcW w:type="dxa" w:w="21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ile tabella 6"/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</w:rPr>
              <w:t>{d.elements[i].materiale}</w:t>
            </w:r>
          </w:p>
        </w:tc>
        <w:tc>
          <w:tcPr>
            <w:tcW w:type="dxa" w:w="32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ile tabella 6"/>
              <w:tabs>
                <w:tab w:val="left" w:pos="920"/>
                <w:tab w:val="left" w:pos="1840"/>
              </w:tabs>
              <w:jc w:val="left"/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</w:rPr>
              <w:t>{d.elements[i].descrizione}</w:t>
            </w:r>
          </w:p>
        </w:tc>
        <w:tc>
          <w:tcPr>
            <w:tcW w:type="dxa" w:w="23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ile tabella 6"/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</w:rPr>
              <w:t>{d.elements[i].seriale}</w:t>
            </w:r>
          </w:p>
        </w:tc>
        <w:tc>
          <w:tcPr>
            <w:tcW w:type="dxa" w:w="15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ile tabella 6"/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</w:rPr>
              <w:t>{d.elements[i].quantita}</w:t>
            </w:r>
          </w:p>
        </w:tc>
      </w:tr>
      <w:tr>
        <w:tblPrEx>
          <w:shd w:val="clear" w:color="auto" w:fill="cadfff"/>
        </w:tblPrEx>
        <w:trPr>
          <w:trHeight w:val="496" w:hRule="atLeast"/>
        </w:trPr>
        <w:tc>
          <w:tcPr>
            <w:tcW w:type="dxa" w:w="21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tile tabella 6"/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</w:rPr>
              <w:t>{d.elements[i+1]}</w:t>
            </w:r>
          </w:p>
        </w:tc>
        <w:tc>
          <w:tcPr>
            <w:tcW w:type="dxa" w:w="32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3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Corpo A"/>
        <w:widowControl w:val="0"/>
        <w:ind w:left="324" w:hanging="324"/>
      </w:pPr>
    </w:p>
    <w:p>
      <w:pPr>
        <w:pStyle w:val="Corpo A"/>
        <w:widowControl w:val="0"/>
        <w:ind w:left="216" w:hanging="216"/>
      </w:pPr>
    </w:p>
    <w:p>
      <w:pPr>
        <w:pStyle w:val="Corpo A"/>
        <w:widowControl w:val="0"/>
        <w:ind w:left="108" w:hanging="108"/>
      </w:pPr>
    </w:p>
    <w:p>
      <w:pPr>
        <w:pStyle w:val="Corpo A"/>
        <w:rPr>
          <w:b w:val="1"/>
          <w:bCs w:val="1"/>
        </w:rPr>
      </w:pPr>
    </w:p>
    <w:p>
      <w:pPr>
        <w:pStyle w:val="Corpo A"/>
      </w:pPr>
    </w:p>
    <w:p>
      <w:pPr>
        <w:pStyle w:val="Corpo A"/>
        <w:rPr>
          <w:b w:val="1"/>
          <w:bCs w:val="1"/>
        </w:rPr>
      </w:pPr>
      <w:r>
        <w:rPr>
          <w:rFonts w:cs="Arial Unicode MS" w:eastAsia="Arial Unicode MS" w:hint="default"/>
          <w:b w:val="1"/>
          <w:bCs w:val="1"/>
          <w:rtl w:val="0"/>
          <w:lang w:val="it-IT"/>
        </w:rPr>
        <w:t>—————————</w:t>
      </w:r>
    </w:p>
    <w:p>
      <w:pPr>
        <w:pStyle w:val="Corpo A"/>
        <w:rPr>
          <w:b w:val="1"/>
          <w:bCs w:val="1"/>
        </w:rPr>
      </w:pPr>
    </w:p>
    <w:p>
      <w:pPr>
        <w:pStyle w:val="Corpo A"/>
      </w:pPr>
      <w:r>
        <w:rPr>
          <w:rFonts w:cs="Arial Unicode MS" w:eastAsia="Arial Unicode MS"/>
          <w:rtl w:val="0"/>
          <w:lang w:val="it-IT"/>
        </w:rPr>
        <w:t>Causale: Reso da c/deposito</w:t>
      </w:r>
      <w:del w:id="0" w:date="2026-01-15T14:12:20Z" w:author="Mattia Ambrosio">
        <w:r>
          <w:rPr>
            <w:rFonts w:cs="Arial Unicode MS" w:eastAsia="Arial Unicode MS"/>
            <w:rtl w:val="0"/>
            <w:lang w:val="it-IT"/>
          </w:rPr>
          <w:delText>C/Installazione</w:delText>
        </w:r>
      </w:del>
    </w:p>
    <w:p>
      <w:pPr>
        <w:pStyle w:val="Corpo A"/>
      </w:pPr>
      <w:r>
        <w:rPr>
          <w:rFonts w:cs="Arial Unicode MS" w:eastAsia="Arial Unicode MS"/>
          <w:rtl w:val="0"/>
          <w:lang w:val="it-IT"/>
        </w:rPr>
        <w:t xml:space="preserve">Colli </w:t>
      </w:r>
    </w:p>
    <w:p>
      <w:pPr>
        <w:pStyle w:val="Corpo A"/>
      </w:pPr>
      <w:r>
        <w:rPr>
          <w:rFonts w:cs="Arial Unicode MS" w:eastAsia="Arial Unicode MS"/>
          <w:rtl w:val="0"/>
          <w:lang w:val="it-IT"/>
        </w:rPr>
        <w:t>Peso</w:t>
      </w:r>
    </w:p>
    <w:p>
      <w:pPr>
        <w:pStyle w:val="Corpo A"/>
      </w:pPr>
      <w:r>
        <w:rPr>
          <w:rFonts w:cs="Arial Unicode MS" w:eastAsia="Arial Unicode MS"/>
          <w:rtl w:val="0"/>
          <w:lang w:val="it-IT"/>
        </w:rPr>
        <w:t>Incoterms: DDP</w:t>
      </w:r>
    </w:p>
    <w:p>
      <w:pPr>
        <w:pStyle w:val="Corpo A"/>
      </w:pPr>
      <w:r>
        <w:rPr>
          <w:rFonts w:cs="Arial Unicode MS" w:eastAsia="Arial Unicode MS"/>
          <w:rtl w:val="0"/>
          <w:lang w:val="it-IT"/>
        </w:rPr>
        <w:t>Consegna Mittente</w:t>
      </w:r>
    </w:p>
    <w:p>
      <w:pPr>
        <w:pStyle w:val="Corpo A"/>
        <w:rPr>
          <w:b w:val="1"/>
          <w:bCs w:val="1"/>
        </w:rPr>
      </w:pPr>
    </w:p>
    <w:p>
      <w:pPr>
        <w:pStyle w:val="Corpo A"/>
        <w:rPr>
          <w:b w:val="1"/>
          <w:bCs w:val="1"/>
        </w:rPr>
      </w:pPr>
      <w:r>
        <w:rPr>
          <w:rFonts w:cs="Arial Unicode MS" w:eastAsia="Arial Unicode MS" w:hint="default"/>
          <w:b w:val="1"/>
          <w:bCs w:val="1"/>
          <w:rtl w:val="0"/>
          <w:lang w:val="it-IT"/>
        </w:rPr>
        <w:t>—————————</w:t>
      </w:r>
    </w:p>
    <w:p>
      <w:pPr>
        <w:pStyle w:val="Corpo A"/>
        <w:rPr>
          <w:b w:val="1"/>
          <w:bCs w:val="1"/>
        </w:rPr>
      </w:pPr>
    </w:p>
    <w:p>
      <w:pPr>
        <w:pStyle w:val="Corpo A"/>
      </w:pPr>
      <w:r>
        <w:rPr>
          <w:rFonts w:cs="Arial Unicode MS" w:eastAsia="Arial Unicode MS"/>
          <w:rtl w:val="0"/>
          <w:lang w:val="it-IT"/>
        </w:rPr>
        <w:t>Data di emissione della merce: {d.data}</w:t>
      </w:r>
    </w:p>
    <w:sectPr>
      <w:headerReference w:type="default" r:id="rId5"/>
      <w:footerReference w:type="default" r:id="rId6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 Neue Medium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right"/>
    </w:pPr>
    <w:r>
      <w:rPr>
        <w:rStyle w:val="Nessuno A"/>
      </w:rPr>
      <w:fldChar w:fldCharType="begin" w:fldLock="0"/>
    </w:r>
    <w:r>
      <w:rPr>
        <w:rStyle w:val="Nessuno A"/>
      </w:rPr>
      <w:instrText xml:space="preserve"> PAGE </w:instrText>
    </w:r>
    <w:r>
      <w:rPr>
        <w:rStyle w:val="Nessuno A"/>
      </w:rPr>
      <w:fldChar w:fldCharType="separate" w:fldLock="0"/>
    </w:r>
    <w:r>
      <w:rPr>
        <w:rStyle w:val="Nessuno A"/>
      </w:rPr>
      <w:fldChar w:fldCharType="end" w:fldLock="0"/>
    </w:r>
    <w:r>
      <w:rPr>
        <w:rStyle w:val="Nessuno A"/>
        <w:rtl w:val="0"/>
        <w:lang w:val="en-US"/>
      </w:rPr>
      <w:t xml:space="preserve"> di </w:t>
    </w:r>
    <w:r>
      <w:rPr>
        <w:rStyle w:val="Nessuno A"/>
      </w:rPr>
      <w:fldChar w:fldCharType="begin" w:fldLock="0"/>
    </w:r>
    <w:r>
      <w:rPr>
        <w:rStyle w:val="Nessuno A"/>
      </w:rPr>
      <w:instrText xml:space="preserve"> NUMPAGES </w:instrText>
    </w:r>
    <w:r>
      <w:rPr>
        <w:rStyle w:val="Nessuno A"/>
      </w:rPr>
      <w:fldChar w:fldCharType="separate" w:fldLock="0"/>
    </w:r>
    <w:r>
      <w:rPr>
        <w:rStyle w:val="Nessuno A"/>
      </w:rPr>
      <w:fldChar w:fldCharType="end" w:fldLock="0"/>
    </w:r>
  </w:p>
  <w:p>
    <w:pPr>
      <w:pStyle w:val="Corpo A"/>
      <w:rPr>
        <w:rStyle w:val="Nessuno A"/>
        <w:sz w:val="12"/>
        <w:szCs w:val="12"/>
        <w:lang w:val="it-IT"/>
      </w:rPr>
    </w:pPr>
  </w:p>
  <w:p>
    <w:pPr>
      <w:pStyle w:val="Corpo A"/>
      <w:rPr>
        <w:sz w:val="12"/>
        <w:szCs w:val="12"/>
      </w:rPr>
    </w:pPr>
    <w:r>
      <w:rPr>
        <w:rFonts w:cs="Arial Unicode MS" w:eastAsia="Arial Unicode MS"/>
        <w:sz w:val="12"/>
        <w:szCs w:val="12"/>
        <w:rtl w:val="0"/>
        <w:lang w:val="it-IT"/>
      </w:rPr>
      <w:t>Axians Italia SpA SB a Socio Unico - Via Gallarate, 205 - 20151 Milano - Italia Roma: +39 06 85358914 - Torino: +39 011 3828938 - Vicenza: +39 0444 587500</w:t>
    </w:r>
  </w:p>
  <w:p>
    <w:pPr>
      <w:pStyle w:val="Corpo A"/>
      <w:rPr>
        <w:rStyle w:val="Hyperlink.0"/>
      </w:rPr>
    </w:pPr>
    <w:r>
      <w:rPr>
        <w:rFonts w:cs="Arial Unicode MS" w:eastAsia="Arial Unicode MS"/>
        <w:sz w:val="12"/>
        <w:szCs w:val="12"/>
        <w:rtl w:val="0"/>
        <w:lang w:val="it-IT"/>
      </w:rPr>
      <w:t>Capitale</w:t>
    </w:r>
    <w:r>
      <w:rPr>
        <w:rFonts w:cs="Arial Unicode MS" w:eastAsia="Arial Unicode MS"/>
        <w:sz w:val="12"/>
        <w:szCs w:val="12"/>
        <w:rtl w:val="0"/>
      </w:rPr>
      <w:t xml:space="preserve"> </w:t>
    </w:r>
    <w:r>
      <w:rPr>
        <w:rFonts w:cs="Arial Unicode MS" w:eastAsia="Arial Unicode MS"/>
        <w:sz w:val="12"/>
        <w:szCs w:val="12"/>
        <w:rtl w:val="0"/>
        <w:lang w:val="fr-FR"/>
      </w:rPr>
      <w:t>Sociale</w:t>
    </w:r>
    <w:r>
      <w:rPr>
        <w:rFonts w:cs="Arial Unicode MS" w:eastAsia="Arial Unicode MS"/>
        <w:sz w:val="12"/>
        <w:szCs w:val="12"/>
        <w:rtl w:val="0"/>
      </w:rPr>
      <w:t xml:space="preserve"> i.v. </w:t>
    </w:r>
    <w:r>
      <w:rPr>
        <w:rFonts w:cs="Arial Unicode MS" w:eastAsia="Arial Unicode MS"/>
        <w:sz w:val="12"/>
        <w:szCs w:val="12"/>
        <w:rtl w:val="0"/>
        <w:lang w:val="en-US"/>
      </w:rPr>
      <w:t>2.000.000,00</w:t>
    </w:r>
    <w:r>
      <w:rPr>
        <w:rFonts w:cs="Arial Unicode MS" w:eastAsia="Arial Unicode MS"/>
        <w:sz w:val="12"/>
        <w:szCs w:val="12"/>
        <w:rtl w:val="0"/>
      </w:rPr>
      <w:t xml:space="preserve"> </w:t>
    </w:r>
    <w:r>
      <w:rPr>
        <w:rFonts w:cs="Arial Unicode MS" w:eastAsia="Arial Unicode MS"/>
        <w:sz w:val="12"/>
        <w:szCs w:val="12"/>
        <w:rtl w:val="0"/>
        <w:lang w:val="it-IT"/>
      </w:rPr>
      <w:t>euro</w:t>
    </w:r>
  </w:p>
  <w:p>
    <w:pPr>
      <w:pStyle w:val="Corpo A"/>
      <w:rPr>
        <w:spacing w:val="0"/>
        <w:sz w:val="12"/>
        <w:szCs w:val="12"/>
      </w:rPr>
    </w:pPr>
    <w:r>
      <w:rPr>
        <w:rFonts w:cs="Arial Unicode MS" w:eastAsia="Arial Unicode MS"/>
        <w:sz w:val="12"/>
        <w:szCs w:val="12"/>
        <w:rtl w:val="0"/>
      </w:rPr>
      <w:t>Reg.</w:t>
    </w:r>
    <w:r>
      <w:rPr>
        <w:rFonts w:cs="Arial Unicode MS" w:eastAsia="Arial Unicode MS"/>
        <w:spacing w:val="0"/>
        <w:sz w:val="12"/>
        <w:szCs w:val="12"/>
        <w:rtl w:val="0"/>
      </w:rPr>
      <w:t xml:space="preserve"> </w:t>
    </w:r>
    <w:r>
      <w:rPr>
        <w:rFonts w:cs="Arial Unicode MS" w:eastAsia="Arial Unicode MS"/>
        <w:sz w:val="12"/>
        <w:szCs w:val="12"/>
        <w:rtl w:val="0"/>
      </w:rPr>
      <w:t>Imp.</w:t>
    </w:r>
    <w:r>
      <w:rPr>
        <w:rFonts w:cs="Arial Unicode MS" w:eastAsia="Arial Unicode MS"/>
        <w:spacing w:val="0"/>
        <w:sz w:val="12"/>
        <w:szCs w:val="12"/>
        <w:rtl w:val="0"/>
      </w:rPr>
      <w:t xml:space="preserve"> </w:t>
    </w:r>
    <w:r>
      <w:rPr>
        <w:rFonts w:cs="Arial Unicode MS" w:eastAsia="Arial Unicode MS"/>
        <w:sz w:val="12"/>
        <w:szCs w:val="12"/>
        <w:rtl w:val="0"/>
        <w:lang w:val="it-IT"/>
      </w:rPr>
      <w:t>Milano</w:t>
    </w:r>
    <w:r>
      <w:rPr>
        <w:rFonts w:cs="Arial Unicode MS" w:eastAsia="Arial Unicode MS"/>
        <w:sz w:val="12"/>
        <w:szCs w:val="12"/>
        <w:rtl w:val="0"/>
        <w:lang w:val="en-US"/>
      </w:rPr>
      <w:t xml:space="preserve"> N. REA</w:t>
    </w:r>
    <w:r>
      <w:rPr>
        <w:rFonts w:cs="Arial Unicode MS" w:eastAsia="Arial Unicode MS"/>
        <w:spacing w:val="0"/>
        <w:sz w:val="12"/>
        <w:szCs w:val="12"/>
        <w:rtl w:val="0"/>
      </w:rPr>
      <w:t xml:space="preserve"> </w:t>
    </w:r>
    <w:r>
      <w:rPr>
        <w:rFonts w:cs="Arial Unicode MS" w:eastAsia="Arial Unicode MS"/>
        <w:sz w:val="12"/>
        <w:szCs w:val="12"/>
        <w:rtl w:val="0"/>
      </w:rPr>
      <w:t xml:space="preserve">2507713 - </w:t>
    </w:r>
    <w:r>
      <w:rPr>
        <w:rFonts w:cs="Arial Unicode MS" w:eastAsia="Arial Unicode MS"/>
        <w:sz w:val="12"/>
        <w:szCs w:val="12"/>
        <w:rtl w:val="0"/>
        <w:lang w:val="it-IT"/>
      </w:rPr>
      <w:t xml:space="preserve">C.F. e </w:t>
    </w:r>
    <w:r>
      <w:rPr>
        <w:rFonts w:cs="Arial Unicode MS" w:eastAsia="Arial Unicode MS"/>
        <w:sz w:val="12"/>
        <w:szCs w:val="12"/>
        <w:rtl w:val="0"/>
        <w:lang w:val="pt-PT"/>
      </w:rPr>
      <w:t>P.IVA</w:t>
    </w:r>
    <w:r>
      <w:rPr>
        <w:rFonts w:cs="Arial Unicode MS" w:eastAsia="Arial Unicode MS"/>
        <w:sz w:val="12"/>
        <w:szCs w:val="12"/>
        <w:rtl w:val="0"/>
      </w:rPr>
      <w:t xml:space="preserve"> </w:t>
    </w:r>
    <w:r>
      <w:rPr>
        <w:rFonts w:cs="Arial Unicode MS" w:eastAsia="Arial Unicode MS"/>
        <w:spacing w:val="0"/>
        <w:sz w:val="12"/>
        <w:szCs w:val="12"/>
        <w:rtl w:val="0"/>
        <w:lang w:val="en-US"/>
      </w:rPr>
      <w:t>02341030241</w:t>
    </w:r>
  </w:p>
  <w:p>
    <w:pPr>
      <w:pStyle w:val="Corpo A"/>
    </w:pPr>
    <w:r>
      <w:rPr>
        <w:rFonts w:cs="Arial Unicode MS" w:eastAsia="Arial Unicode MS"/>
        <w:sz w:val="12"/>
        <w:szCs w:val="12"/>
        <w:rtl w:val="0"/>
        <w:lang w:val="it-IT"/>
      </w:rPr>
      <w:t>Soggetta all</w:t>
    </w:r>
    <w:r>
      <w:rPr>
        <w:rFonts w:cs="Arial Unicode MS" w:eastAsia="Arial Unicode MS" w:hint="default"/>
        <w:sz w:val="12"/>
        <w:szCs w:val="12"/>
        <w:rtl w:val="1"/>
      </w:rPr>
      <w:t>’</w:t>
    </w:r>
    <w:r>
      <w:rPr>
        <w:rFonts w:cs="Arial Unicode MS" w:eastAsia="Arial Unicode MS"/>
        <w:sz w:val="12"/>
        <w:szCs w:val="12"/>
        <w:rtl w:val="0"/>
        <w:lang w:val="it-IT"/>
      </w:rPr>
      <w:t>attivit</w:t>
    </w:r>
    <w:r>
      <w:rPr>
        <w:rFonts w:cs="Arial Unicode MS" w:eastAsia="Arial Unicode MS" w:hint="default"/>
        <w:sz w:val="12"/>
        <w:szCs w:val="12"/>
        <w:rtl w:val="0"/>
      </w:rPr>
      <w:t>à</w:t>
    </w:r>
    <w:r>
      <w:rPr>
        <w:rFonts w:cs="Arial Unicode MS" w:eastAsia="Arial Unicode MS"/>
        <w:spacing w:val="0"/>
        <w:sz w:val="12"/>
        <w:szCs w:val="12"/>
        <w:rtl w:val="0"/>
      </w:rPr>
      <w:t xml:space="preserve"> </w:t>
    </w:r>
    <w:r>
      <w:rPr>
        <w:rFonts w:cs="Arial Unicode MS" w:eastAsia="Arial Unicode MS"/>
        <w:sz w:val="12"/>
        <w:szCs w:val="12"/>
        <w:rtl w:val="0"/>
        <w:lang w:val="it-IT"/>
      </w:rPr>
      <w:t>di direzione</w:t>
    </w:r>
    <w:r>
      <w:rPr>
        <w:rFonts w:cs="Arial Unicode MS" w:eastAsia="Arial Unicode MS"/>
        <w:spacing w:val="0"/>
        <w:sz w:val="12"/>
        <w:szCs w:val="12"/>
        <w:rtl w:val="0"/>
      </w:rPr>
      <w:t xml:space="preserve"> </w:t>
    </w:r>
    <w:r>
      <w:rPr>
        <w:rFonts w:cs="Arial Unicode MS" w:eastAsia="Arial Unicode MS"/>
        <w:sz w:val="12"/>
        <w:szCs w:val="12"/>
        <w:rtl w:val="0"/>
      </w:rPr>
      <w:t xml:space="preserve">e </w:t>
    </w:r>
    <w:r>
      <w:rPr>
        <w:rFonts w:cs="Arial Unicode MS" w:eastAsia="Arial Unicode MS"/>
        <w:sz w:val="12"/>
        <w:szCs w:val="12"/>
        <w:rtl w:val="0"/>
        <w:lang w:val="it-IT"/>
      </w:rPr>
      <w:t xml:space="preserve">coordinamento da parte di </w:t>
    </w:r>
    <w:r>
      <w:rPr>
        <w:rFonts w:cs="Arial Unicode MS" w:eastAsia="Arial Unicode MS"/>
        <w:sz w:val="12"/>
        <w:szCs w:val="12"/>
        <w:rtl w:val="0"/>
        <w:lang w:val="de-DE"/>
      </w:rPr>
      <w:t>VINCI</w:t>
    </w:r>
    <w:r>
      <w:rPr>
        <w:rFonts w:cs="Arial Unicode MS" w:eastAsia="Arial Unicode MS"/>
        <w:spacing w:val="0"/>
        <w:sz w:val="12"/>
        <w:szCs w:val="12"/>
        <w:rtl w:val="0"/>
      </w:rPr>
      <w:t xml:space="preserve"> </w:t>
    </w:r>
    <w:r>
      <w:rPr>
        <w:rFonts w:cs="Arial Unicode MS" w:eastAsia="Arial Unicode MS"/>
        <w:sz w:val="12"/>
        <w:szCs w:val="12"/>
        <w:rtl w:val="0"/>
      </w:rPr>
      <w:t>SA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Intestazione e piè di pagina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trackRevisions/>
  <w:defaultTabStop w:val="720"/>
  <w:autoHyphenation w:val="0"/>
  <w:evenAndOddHeaders w:val="0"/>
  <w:bookFoldPrinting w:val="0"/>
  <w:noLineBreaksAfter w:lang="italiano" w:val="‘“(〔[{〈《「『【⦅〘〖«〝︵︷︹︻︽︿﹁﹃﹇﹙﹛﹝｢"/>
  <w:noLineBreaksBefore w:lang="italiano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Intestazione e piè di pagina">
    <w:name w:val="Intestazione e piè di pagina"/>
    <w:next w:val="Intestazione e piè di pagin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styleId="Nessuno A">
    <w:name w:val="Nessuno A"/>
  </w:style>
  <w:style w:type="paragraph" w:styleId="Corpo A">
    <w:name w:val="Corpo A"/>
    <w:next w:val="Corpo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rPr>
      <w:spacing w:val="0"/>
    </w:rPr>
  </w:style>
  <w:style w:type="paragraph" w:styleId="Stile tabella 2">
    <w:name w:val="Stile tabella 2"/>
    <w:next w:val="Stile tabella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Stile tabella 6">
    <w:name w:val="Stile tabella 6"/>
    <w:next w:val="Stile tabella 6"/>
    <w:pPr>
      <w:keepNext w:val="0"/>
      <w:keepLines w:val="1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Helvetica Neue Medium" w:cs="Arial Unicode MS" w:hAnsi="Helvetica Neue Medium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323232"/>
      <w:spacing w:val="0"/>
      <w:kern w:val="0"/>
      <w:position w:val="0"/>
      <w:sz w:val="16"/>
      <w:szCs w:val="16"/>
      <w:u w:val="none" w:color="323232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323232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